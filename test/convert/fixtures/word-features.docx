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1665" w14:textId="29AF9828" w:rsidR="00D32CDD" w:rsidRDefault="00D32CDD" w:rsidP="00D32CDD">
      <w:pPr>
        <w:pStyle w:val="Title"/>
      </w:pPr>
      <w:r>
        <w:t>Quarterly report</w:t>
      </w:r>
    </w:p>
    <w:p w14:paraId="02B542B7" w14:textId="7ECD1049" w:rsidR="00D32CDD" w:rsidRDefault="00D32CDD" w:rsidP="00D32CDD">
      <w:pPr>
        <w:pStyle w:val="Heading1"/>
      </w:pPr>
      <w:r>
        <w:t>Introduction</w:t>
      </w:r>
    </w:p>
    <w:p w14:paraId="66578A58" w14:textId="526A7D1B" w:rsidR="00D32CDD" w:rsidRDefault="00D32CDD" w:rsidP="00D32CDD"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</w:t>
      </w:r>
      <w:r>
        <w:rPr>
          <w:u w:val="single"/>
        </w:rPr>
        <w:t>underlined</w:t>
      </w:r>
      <w:r>
        <w:t xml:space="preserve"> </w:t>
      </w:r>
      <w:r>
        <w:rPr>
          <w:strike/>
        </w:rPr>
        <w:t>struck</w:t>
      </w:r>
      <w:r>
        <w:t xml:space="preserve"> H</w:t>
      </w:r>
      <w:r>
        <w:rPr>
          <w:vertAlign w:val="subscript"/>
        </w:rPr>
        <w:t>2</w:t>
      </w:r>
      <w:r>
        <w:t>O x</w:t>
      </w:r>
      <w:r>
        <w:rPr>
          <w:vertAlign w:val="superscript"/>
        </w:rPr>
        <w:t>3</w:t>
      </w:r>
      <w:r>
        <w:t xml:space="preserve"> </w:t>
      </w:r>
      <w:r>
        <w:rPr>
          <w:color w:val="FF0000"/>
        </w:rPr>
        <w:t>red</w:t>
      </w:r>
      <w:r>
        <w:t xml:space="preserve"> </w:t>
      </w:r>
      <w:r>
        <w:rPr>
          <w:rFonts w:ascii="Times New Roman" w:hAnsi="Times New Roman" w:cs="Times New Roman"/>
          <w:sz w:val="28"/>
        </w:rPr>
        <w:t>Times 14</w:t>
      </w:r>
      <w:r>
        <w:t xml:space="preserve"> </w:t>
      </w:r>
      <w:r>
        <w:rPr>
          <w:rFonts w:ascii="Courier New" w:hAnsi="Courier New" w:cs="Courier New"/>
        </w:rPr>
        <w:t>mono</w:t>
      </w:r>
      <w:r>
        <w:t xml:space="preserve"> </w:t>
      </w:r>
      <w:r w:rsidRPr="00D32CDD">
        <w:rPr>
          <w:highlight w:val="yellow"/>
        </w:rPr>
        <w:t>highlighted</w:t>
      </w:r>
    </w:p>
    <w:p w14:paraId="0A11FDA2" w14:textId="6F3BF276" w:rsidR="00D32CDD" w:rsidRDefault="00D32CDD" w:rsidP="00D32CDD">
      <w:pPr>
        <w:jc w:val="center"/>
      </w:pPr>
      <w:r>
        <w:t>Centred paragraph</w:t>
      </w:r>
    </w:p>
    <w:p w14:paraId="25EA9BBE" w14:textId="34659533" w:rsidR="00D32CDD" w:rsidRDefault="00D32CDD" w:rsidP="00D32CDD">
      <w:pPr>
        <w:jc w:val="right"/>
      </w:pPr>
      <w:r>
        <w:t>Right paragraph</w:t>
      </w:r>
    </w:p>
    <w:p w14:paraId="4A87E4DF" w14:textId="5A641AA6" w:rsidR="00D32CDD" w:rsidRDefault="00D32CDD" w:rsidP="00D32CDD">
      <w:pPr>
        <w:ind w:left="720"/>
      </w:pPr>
      <w:r>
        <w:t>Indented paragraph</w:t>
      </w:r>
    </w:p>
    <w:p w14:paraId="5804EF6A" w14:textId="50618CB9" w:rsidR="00D32CDD" w:rsidRDefault="00D32CDD" w:rsidP="00D32CDD">
      <w:pPr>
        <w:pStyle w:val="Heading2"/>
      </w:pPr>
      <w:r>
        <w:t>Lists</w:t>
      </w:r>
    </w:p>
    <w:p w14:paraId="16095495" w14:textId="64DA8B77" w:rsidR="00D32CDD" w:rsidRDefault="00D32CDD" w:rsidP="00D32CDD">
      <w:pPr>
        <w:pStyle w:val="ListBullet"/>
      </w:pPr>
      <w:r>
        <w:t>First bullet</w:t>
      </w:r>
    </w:p>
    <w:p w14:paraId="41E948C1" w14:textId="7E8B1C73" w:rsidR="00D32CDD" w:rsidRDefault="00D32CDD" w:rsidP="00D32CDD">
      <w:pPr>
        <w:pStyle w:val="ListBullet2"/>
      </w:pPr>
      <w:r>
        <w:t>Nested bullet</w:t>
      </w:r>
    </w:p>
    <w:p w14:paraId="6262361F" w14:textId="6CC333A7" w:rsidR="00D32CDD" w:rsidRDefault="00D32CDD" w:rsidP="00D32CDD">
      <w:pPr>
        <w:pStyle w:val="ListBullet"/>
      </w:pPr>
      <w:r>
        <w:t>Second bullet</w:t>
      </w:r>
    </w:p>
    <w:p w14:paraId="28B31974" w14:textId="3D7C125B" w:rsidR="00D32CDD" w:rsidRDefault="00D32CDD" w:rsidP="00D32CDD">
      <w:pPr>
        <w:pStyle w:val="ListParagraph"/>
        <w:numPr>
          <w:ilvl w:val="0"/>
          <w:numId w:val="3"/>
        </w:numPr>
      </w:pPr>
      <w:r>
        <w:t>First number</w:t>
      </w:r>
    </w:p>
    <w:p w14:paraId="30E1AC1B" w14:textId="5C94580E" w:rsidR="00D32CDD" w:rsidRDefault="00D32CDD" w:rsidP="00D32CDD">
      <w:pPr>
        <w:pStyle w:val="ListParagraph"/>
        <w:numPr>
          <w:ilvl w:val="1"/>
          <w:numId w:val="3"/>
        </w:numPr>
      </w:pPr>
      <w:r>
        <w:t>Nested number</w:t>
      </w:r>
    </w:p>
    <w:p w14:paraId="0811D435" w14:textId="2F06B9E4" w:rsidR="00D32CDD" w:rsidRDefault="00D32CDD" w:rsidP="00D32CDD">
      <w:pPr>
        <w:pStyle w:val="ListParagraph"/>
        <w:numPr>
          <w:ilvl w:val="0"/>
          <w:numId w:val="3"/>
        </w:numPr>
      </w:pPr>
      <w:r>
        <w:t>Second number</w:t>
      </w:r>
    </w:p>
    <w:p w14:paraId="5C22CFA9" w14:textId="4180335C" w:rsidR="00D32CDD" w:rsidRDefault="00D32CDD" w:rsidP="00D32CDD">
      <w:sdt>
        <w:sdtPr>
          <w:id w:val="-15097564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Done task</w:t>
      </w:r>
    </w:p>
    <w:p w14:paraId="05C9DA99" w14:textId="163A8B39" w:rsidR="00D32CDD" w:rsidRDefault="00D32CDD" w:rsidP="00D32CDD">
      <w:pPr>
        <w:pStyle w:val="Heading3"/>
      </w:pPr>
      <w:r>
        <w:t>Table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0"/>
        <w:gridCol w:w="4560"/>
        <w:gridCol w:w="4560"/>
      </w:tblGrid>
      <w:tr w:rsidR="00D32CDD" w:rsidRPr="00D32CDD" w14:paraId="0741D241" w14:textId="77777777" w:rsidTr="00D32C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</w:tcPr>
          <w:p w14:paraId="35C1BBB9" w14:textId="53EB002D" w:rsidR="00D32CDD" w:rsidRPr="00D32CDD" w:rsidRDefault="00D32CDD" w:rsidP="00D32CDD">
            <w:pPr>
              <w:rPr>
                <w:b/>
              </w:rPr>
            </w:pPr>
            <w:r w:rsidRPr="00D32CDD">
              <w:rPr>
                <w:b/>
              </w:rPr>
              <w:t>Name</w:t>
            </w:r>
          </w:p>
        </w:tc>
        <w:tc>
          <w:tcPr>
            <w:tcW w:w="4560" w:type="dxa"/>
          </w:tcPr>
          <w:p w14:paraId="644B84D1" w14:textId="79729C74" w:rsidR="00D32CDD" w:rsidRPr="00D32CDD" w:rsidRDefault="00D32CDD" w:rsidP="00D32CDD">
            <w:pPr>
              <w:rPr>
                <w:b/>
              </w:rPr>
            </w:pPr>
            <w:r w:rsidRPr="00D32CDD">
              <w:rPr>
                <w:b/>
              </w:rPr>
              <w:t>Role</w:t>
            </w:r>
          </w:p>
        </w:tc>
        <w:tc>
          <w:tcPr>
            <w:tcW w:w="4560" w:type="dxa"/>
          </w:tcPr>
          <w:p w14:paraId="4033333F" w14:textId="3CE913BD" w:rsidR="00D32CDD" w:rsidRPr="00D32CDD" w:rsidRDefault="00D32CDD" w:rsidP="00D32CDD">
            <w:pPr>
              <w:rPr>
                <w:b/>
              </w:rPr>
            </w:pPr>
            <w:r w:rsidRPr="00D32CDD">
              <w:rPr>
                <w:b/>
              </w:rPr>
              <w:t>Notes</w:t>
            </w:r>
          </w:p>
        </w:tc>
      </w:tr>
      <w:tr w:rsidR="00D32CDD" w14:paraId="3B185823" w14:textId="77777777" w:rsidTr="00D32CDD">
        <w:tblPrEx>
          <w:tblCellMar>
            <w:top w:w="0" w:type="dxa"/>
            <w:bottom w:w="0" w:type="dxa"/>
          </w:tblCellMar>
        </w:tblPrEx>
        <w:tc>
          <w:tcPr>
            <w:tcW w:w="4560" w:type="dxa"/>
          </w:tcPr>
          <w:p w14:paraId="032BBD57" w14:textId="54A70E67" w:rsidR="00D32CDD" w:rsidRDefault="00D32CDD" w:rsidP="00D32CDD">
            <w:r>
              <w:t>Alex</w:t>
            </w:r>
          </w:p>
        </w:tc>
        <w:tc>
          <w:tcPr>
            <w:tcW w:w="4560" w:type="dxa"/>
          </w:tcPr>
          <w:p w14:paraId="400B6F26" w14:textId="27E06FF8" w:rsidR="00D32CDD" w:rsidRDefault="00D32CDD" w:rsidP="00D32CDD">
            <w:r>
              <w:t>Writer</w:t>
            </w:r>
          </w:p>
        </w:tc>
        <w:tc>
          <w:tcPr>
            <w:tcW w:w="4560" w:type="dxa"/>
            <w:vMerge w:val="restart"/>
          </w:tcPr>
          <w:p w14:paraId="11B3D5A8" w14:textId="68343BCE" w:rsidR="00D32CDD" w:rsidRDefault="00D32CDD" w:rsidP="00D32CDD">
            <w:r>
              <w:t>Spans rows</w:t>
            </w:r>
          </w:p>
        </w:tc>
      </w:tr>
      <w:tr w:rsidR="00D32CDD" w14:paraId="147B2945" w14:textId="77777777" w:rsidTr="001C7CC7">
        <w:tblPrEx>
          <w:tblCellMar>
            <w:top w:w="0" w:type="dxa"/>
            <w:bottom w:w="0" w:type="dxa"/>
          </w:tblCellMar>
        </w:tblPrEx>
        <w:tc>
          <w:tcPr>
            <w:tcW w:w="9120" w:type="dxa"/>
            <w:gridSpan w:val="2"/>
          </w:tcPr>
          <w:p w14:paraId="572766BC" w14:textId="77777777" w:rsidR="00D32CDD" w:rsidRDefault="00D32CDD" w:rsidP="00D32CDD">
            <w:r>
              <w:lastRenderedPageBreak/>
              <w:t>Sam</w:t>
            </w:r>
          </w:p>
          <w:p w14:paraId="254BE0ED" w14:textId="3D5A9588" w:rsidR="00D32CDD" w:rsidRDefault="00D32CDD" w:rsidP="00D32CDD">
            <w:r>
              <w:t>Editor</w:t>
            </w:r>
          </w:p>
        </w:tc>
        <w:tc>
          <w:tcPr>
            <w:tcW w:w="4560" w:type="dxa"/>
            <w:vMerge/>
          </w:tcPr>
          <w:p w14:paraId="6B00B05F" w14:textId="77777777" w:rsidR="00D32CDD" w:rsidRDefault="00D32CDD" w:rsidP="00D32CDD"/>
        </w:tc>
      </w:tr>
    </w:tbl>
    <w:p w14:paraId="7AC9436A" w14:textId="2F596608" w:rsidR="00D32CDD" w:rsidRDefault="00D32CDD" w:rsidP="00D32CDD">
      <w:pPr>
        <w:jc w:val="center"/>
      </w:pPr>
      <w:r>
        <w:rPr>
          <w:noProof/>
        </w:rPr>
        <w:drawing>
          <wp:inline distT="0" distB="0" distL="0" distR="0" wp14:anchorId="13AC1D39" wp14:editId="3E49363B">
            <wp:extent cx="3810532" cy="1905266"/>
            <wp:effectExtent l="0" t="0" r="0" b="0"/>
            <wp:docPr id="440744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4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C0CE" w14:textId="6E8E9A44" w:rsidR="00D32CDD" w:rsidRDefault="00D32CDD" w:rsidP="00D32CDD">
      <w:r>
        <w:t xml:space="preserve">Visit the </w:t>
      </w:r>
      <w:hyperlink r:id="rId8" w:history="1">
        <w:r>
          <w:rPr>
            <w:rStyle w:val="Hyperlink"/>
          </w:rPr>
          <w:t>Colo website</w:t>
        </w:r>
      </w:hyperlink>
      <w:r>
        <w:t xml:space="preserve"> for more.</w:t>
      </w:r>
    </w:p>
    <w:p w14:paraId="5AECE380" w14:textId="4CE07C7E" w:rsidR="00D32CDD" w:rsidRDefault="00D32CDD" w:rsidP="00D32CDD">
      <w:pPr>
        <w:pStyle w:val="Quote"/>
      </w:pPr>
      <w:r>
        <w:t>A quotation worth keeping.</w:t>
      </w:r>
    </w:p>
    <w:p w14:paraId="46910B56" w14:textId="456CC898" w:rsidR="00D32CDD" w:rsidRDefault="00D32CDD">
      <w:r>
        <w:br w:type="page"/>
      </w:r>
    </w:p>
    <w:p w14:paraId="79584DB3" w14:textId="4BA9CE1A" w:rsidR="00D32CDD" w:rsidRDefault="00D32CDD" w:rsidP="00D32CDD">
      <w:pPr>
        <w:pStyle w:val="Heading1"/>
      </w:pPr>
      <w:r>
        <w:lastRenderedPageBreak/>
        <w:t>Review</w:t>
      </w:r>
    </w:p>
    <w:p w14:paraId="65D2CD76" w14:textId="6C922540" w:rsidR="00D32CDD" w:rsidRDefault="00D32CDD" w:rsidP="00D32CDD">
      <w:r>
        <w:t>This claim</w:t>
      </w:r>
      <w:r>
        <w:rPr>
          <w:rStyle w:val="FootnoteReference"/>
        </w:rPr>
        <w:footnoteReference w:id="1"/>
      </w:r>
      <w:r>
        <w:t xml:space="preserve"> needs </w:t>
      </w:r>
      <w:commentRangeStart w:id="0"/>
      <w:commentRangeStart w:id="1"/>
      <w:r>
        <w:t>a source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here. </w:t>
      </w:r>
      <w:ins w:id="2" w:author="Sam Reviewer" w:date="2026-09-20T00:07:00Z" w16du:dateUtc="2026-09-19T18:37:00Z">
        <w:r>
          <w:t xml:space="preserve">Inserted words. </w:t>
        </w:r>
      </w:ins>
      <w:r>
        <w:t>Old wording</w:t>
      </w:r>
      <w:del w:id="3" w:author="Sam Reviewer" w:date="2026-09-20T00:07:00Z" w16du:dateUtc="2026-09-19T18:37:00Z">
        <w:r w:rsidDel="00D32CDD">
          <w:delText xml:space="preserve"> stays</w:delText>
        </w:r>
      </w:del>
      <w:r>
        <w:t>.</w:t>
      </w:r>
    </w:p>
    <w:p w14:paraId="789FE449" w14:textId="2905ADDF" w:rsidR="00D32CDD" w:rsidRDefault="00D32CDD" w:rsidP="00D32CDD">
      <w:r>
        <w:t xml:space="preserve">Resolved </w:t>
      </w:r>
      <w:commentRangeStart w:id="4"/>
      <w:r>
        <w:t>discussion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 xml:space="preserve"> sentence.</w:t>
      </w:r>
    </w:p>
    <w:p w14:paraId="4EC12E37" w14:textId="60A7A9D5" w:rsidR="00D32CDD" w:rsidRPr="00D32CDD" w:rsidRDefault="00D32CDD" w:rsidP="00D32CDD">
      <w:r>
        <w:rPr>
          <w:noProof/>
        </w:rPr>
        <mc:AlternateContent>
          <mc:Choice Requires="wps">
            <w:drawing>
              <wp:anchor distT="0" distB="0" distL="114300" distR="114300" simplePos="1" relativeHeight="251659264" behindDoc="0" locked="0" layoutInCell="1" allowOverlap="1" wp14:anchorId="1B2B3C6E" wp14:editId="3A631050">
                <wp:simplePos x="5080000" y="3810000"/>
                <wp:positionH relativeFrom="column">
                  <wp:posOffset>5080000</wp:posOffset>
                </wp:positionH>
                <wp:positionV relativeFrom="paragraph">
                  <wp:posOffset>3810000</wp:posOffset>
                </wp:positionV>
                <wp:extent cx="1905000" cy="508000"/>
                <wp:effectExtent l="0" t="0" r="19050" b="25400"/>
                <wp:wrapNone/>
                <wp:docPr id="20716991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ABD16" w14:textId="0575B285" w:rsidR="00D32CDD" w:rsidRDefault="00D32CDD">
                            <w:r>
                              <w:t>Boxed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2B3C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pt;margin-top:300pt;width:15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" filled="f" strokeweight=".5pt">
                <v:fill o:detectmouseclick="t"/>
                <v:textbox>
                  <w:txbxContent>
                    <w:p w14:paraId="1A3ABD16" w14:textId="0575B285" w:rsidR="00D32CDD" w:rsidRDefault="00D32CDD">
                      <w:r>
                        <w:t>Boxed text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32CDD" w:rsidRPr="00D32CDD" w:rsidSect="00D32CD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1440" w:right="1080" w:bottom="1440" w:left="108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m Reviewer" w:date="2026-09-20T00:07:00Z" w:initials="SR">
    <w:p w14:paraId="6416E126" w14:textId="0E54E88D" w:rsidR="00D32CDD" w:rsidRDefault="00D32CDD">
      <w:pPr>
        <w:pStyle w:val="CommentText"/>
      </w:pPr>
      <w:r>
        <w:rPr>
          <w:rStyle w:val="CommentReference"/>
        </w:rPr>
        <w:annotationRef/>
      </w:r>
      <w:r>
        <w:t>Please cite this.</w:t>
      </w:r>
    </w:p>
  </w:comment>
  <w:comment w:id="1" w:author="Alex Writer" w:date="2026-09-20T00:07:00Z" w:initials="SR">
    <w:p w14:paraId="736A2647" w14:textId="4A1F23DE" w:rsidR="00D32CDD" w:rsidRDefault="00D32CDD">
      <w:pPr>
        <w:pStyle w:val="CommentText"/>
      </w:pPr>
      <w:r>
        <w:rPr>
          <w:rStyle w:val="CommentReference"/>
        </w:rPr>
        <w:annotationRef/>
      </w:r>
      <w:r>
        <w:t>Added a citation.</w:t>
      </w:r>
    </w:p>
  </w:comment>
  <w:comment w:id="4" w:author="Sam Reviewer" w:date="2026-09-20T00:07:00Z" w:initials="SR">
    <w:p w14:paraId="27AFDD35" w14:textId="67180FC1" w:rsidR="00D32CDD" w:rsidRDefault="00D32CDD">
      <w:pPr>
        <w:pStyle w:val="CommentText"/>
      </w:pPr>
      <w:r>
        <w:rPr>
          <w:rStyle w:val="CommentReference"/>
        </w:rPr>
        <w:annotationRef/>
      </w:r>
      <w:r>
        <w:t>Settled.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16E126" w15:done="0"/>
  <w15:commentEx w15:paraId="736A2647" w15:paraIdParent="6416E126" w15:done="0"/>
  <w15:commentEx w15:paraId="27AFDD3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D57C34" w16cex:dateUtc="2026-09-19T18:37:00Z"/>
  <w16cex:commentExtensible w16cex:durableId="42CBD7AB" w16cex:dateUtc="2026-09-19T18:37:00Z"/>
  <w16cex:commentExtensible w16cex:durableId="2AF08B60" w16cex:dateUtc="2026-09-19T1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16E126" w16cid:durableId="33D57C34"/>
  <w16cid:commentId w16cid:paraId="736A2647" w16cid:durableId="42CBD7AB"/>
  <w16cid:commentId w16cid:paraId="27AFDD35" w16cid:durableId="2AF08B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F0BF" w14:textId="77777777" w:rsidR="00D43D04" w:rsidRDefault="00D43D04" w:rsidP="00D32CDD">
      <w:pPr>
        <w:spacing w:after="0" w:line="240" w:lineRule="auto"/>
      </w:pPr>
      <w:r>
        <w:separator/>
      </w:r>
    </w:p>
  </w:endnote>
  <w:endnote w:type="continuationSeparator" w:id="0">
    <w:p w14:paraId="004E6D7E" w14:textId="77777777" w:rsidR="00D43D04" w:rsidRDefault="00D43D04" w:rsidP="00D3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7D03" w14:textId="77777777" w:rsidR="00D32CDD" w:rsidRDefault="00D32C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F9945" w14:textId="325CB59A" w:rsidR="00D32CDD" w:rsidRDefault="00D32CDD">
    <w:pPr>
      <w:pStyle w:val="Footer"/>
    </w:pPr>
    <w: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A2D9" w14:textId="77777777" w:rsidR="00D32CDD" w:rsidRDefault="00D32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53D4" w14:textId="77777777" w:rsidR="00D43D04" w:rsidRDefault="00D43D04" w:rsidP="00D32CDD">
      <w:pPr>
        <w:spacing w:after="0" w:line="240" w:lineRule="auto"/>
      </w:pPr>
      <w:r>
        <w:separator/>
      </w:r>
    </w:p>
  </w:footnote>
  <w:footnote w:type="continuationSeparator" w:id="0">
    <w:p w14:paraId="7C889BBF" w14:textId="77777777" w:rsidR="00D43D04" w:rsidRDefault="00D43D04" w:rsidP="00D32CDD">
      <w:pPr>
        <w:spacing w:after="0" w:line="240" w:lineRule="auto"/>
      </w:pPr>
      <w:r>
        <w:continuationSeparator/>
      </w:r>
    </w:p>
  </w:footnote>
  <w:footnote w:id="1">
    <w:p w14:paraId="169D8BC2" w14:textId="550CD6BD" w:rsidR="00D32CDD" w:rsidRDefault="00D32CDD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211B" w14:textId="77777777" w:rsidR="00D32CDD" w:rsidRDefault="00D32C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866E" w14:textId="79BF1384" w:rsidR="00D32CDD" w:rsidRDefault="00D32CDD">
    <w:pPr>
      <w:pStyle w:val="Header"/>
    </w:pPr>
    <w:r>
      <w:t>Colo fixture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1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0AF6" w14:textId="77777777" w:rsidR="00D32CDD" w:rsidRDefault="00D32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65C62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B466B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7B6702D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36307070">
    <w:abstractNumId w:val="1"/>
  </w:num>
  <w:num w:numId="2" w16cid:durableId="222912709">
    <w:abstractNumId w:val="0"/>
  </w:num>
  <w:num w:numId="3" w16cid:durableId="72190283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m Reviewer">
    <w15:presenceInfo w15:providerId="Windows Live" w15:userId="9559480e6cdfda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DD"/>
    <w:rsid w:val="009E1A8C"/>
    <w:rsid w:val="00D32CDD"/>
    <w:rsid w:val="00D4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EDB8"/>
  <w15:chartTrackingRefBased/>
  <w15:docId w15:val="{4AF43810-6C3C-4D31-9027-DBBFE7B7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DD"/>
  </w:style>
  <w:style w:type="paragraph" w:styleId="Footer">
    <w:name w:val="footer"/>
    <w:basedOn w:val="Normal"/>
    <w:link w:val="FooterChar"/>
    <w:uiPriority w:val="99"/>
    <w:unhideWhenUsed/>
    <w:rsid w:val="00D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DD"/>
  </w:style>
  <w:style w:type="paragraph" w:styleId="ListBullet">
    <w:name w:val="List Bullet"/>
    <w:basedOn w:val="Normal"/>
    <w:uiPriority w:val="99"/>
    <w:unhideWhenUsed/>
    <w:rsid w:val="00D32CD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D32CDD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32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CD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32C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2C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2C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C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CD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32CD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32CD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32CDD"/>
    <w:rPr>
      <w:vertAlign w:val="superscript"/>
    </w:rPr>
  </w:style>
  <w:style w:type="paragraph" w:styleId="Revision">
    <w:name w:val="Revision"/>
    <w:hidden/>
    <w:uiPriority w:val="99"/>
    <w:semiHidden/>
    <w:rsid w:val="00D32C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example.com/" TargetMode="External" /><Relationship Id="rId13" Type="http://schemas.openxmlformats.org/officeDocument/2006/relationships/header" Target="header1.xml" /><Relationship Id="rId18" Type="http://schemas.openxmlformats.org/officeDocument/2006/relationships/footer" Target="footer3.xm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microsoft.com/office/2018/08/relationships/commentsExtensible" Target="commentsExtensible.xml" /><Relationship Id="rId17" Type="http://schemas.openxmlformats.org/officeDocument/2006/relationships/header" Target="header3.xml" /><Relationship Id="rId2" Type="http://schemas.openxmlformats.org/officeDocument/2006/relationships/styles" Target="styles.xml" /><Relationship Id="rId16" Type="http://schemas.openxmlformats.org/officeDocument/2006/relationships/footer" Target="footer2.xml" /><Relationship Id="rId20" Type="http://schemas.microsoft.com/office/2011/relationships/people" Target="peop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microsoft.com/office/2016/09/relationships/commentsIds" Target="commentsIds.xml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10" Type="http://schemas.microsoft.com/office/2011/relationships/commentsExtended" Target="commentsExtended.xml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comments" Target="comments.xml" /><Relationship Id="rId14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</Words>
  <Characters>404</Characters>
  <Application>Microsoft Office Word</Application>
  <DocSecurity>0</DocSecurity>
  <Lines>32</Lines>
  <Paragraphs>28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Colo fixtures</dc:creator>
  <cp:keywords/>
  <dc:description/>
  <cp:lastModifiedBy/>
  <cp:revision>1</cp:revision>
  <dcterms:created xsi:type="dcterms:W3CDTF">2026-09-19T18:37:00Z</dcterms:created>
</cp:coreProperties>
</file>